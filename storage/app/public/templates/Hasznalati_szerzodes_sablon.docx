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BEC6" w14:textId="442F02CE" w:rsidR="00261574" w:rsidRPr="00AF6EBC" w:rsidRDefault="001E1429" w:rsidP="00261574">
      <w:pPr>
        <w:keepNext/>
        <w:keepLines/>
        <w:spacing w:before="120" w:after="240"/>
        <w:ind w:left="1418" w:firstLine="709"/>
        <w:outlineLvl w:val="0"/>
        <w:rPr>
          <w:rFonts w:eastAsiaTheme="majorEastAsia" w:cstheme="majorBidi"/>
          <w:b/>
          <w:sz w:val="36"/>
          <w:szCs w:val="32"/>
        </w:rPr>
      </w:pPr>
      <w:r w:rsidRPr="00AF6EBC">
        <w:rPr>
          <w:rFonts w:eastAsiaTheme="majorEastAsia" w:cstheme="majorBidi"/>
          <w:b/>
          <w:sz w:val="36"/>
          <w:szCs w:val="32"/>
        </w:rPr>
        <w:t>H</w:t>
      </w:r>
      <w:r>
        <w:rPr>
          <w:rFonts w:eastAsiaTheme="majorEastAsia" w:cstheme="majorBidi"/>
          <w:b/>
          <w:sz w:val="36"/>
          <w:szCs w:val="32"/>
        </w:rPr>
        <w:t>ASZNÁLATI</w:t>
      </w:r>
      <w:r w:rsidRPr="00AF6EBC">
        <w:rPr>
          <w:rFonts w:eastAsiaTheme="majorEastAsia" w:cstheme="majorBidi"/>
          <w:b/>
          <w:sz w:val="36"/>
          <w:szCs w:val="32"/>
        </w:rPr>
        <w:t xml:space="preserve"> </w:t>
      </w:r>
      <w:r w:rsidR="00261574" w:rsidRPr="00AF6EBC">
        <w:rPr>
          <w:rFonts w:eastAsiaTheme="majorEastAsia" w:cstheme="majorBidi"/>
          <w:b/>
          <w:sz w:val="36"/>
          <w:szCs w:val="32"/>
        </w:rPr>
        <w:t>SZERZŐDÉS</w:t>
      </w:r>
    </w:p>
    <w:p w14:paraId="3DA777B0" w14:textId="77777777" w:rsidR="00261574" w:rsidRPr="00AF6EBC" w:rsidRDefault="00261574" w:rsidP="00261574">
      <w:pPr>
        <w:jc w:val="both"/>
        <w:rPr>
          <w:rFonts w:ascii="Arial" w:hAnsi="Arial" w:cs="Arial"/>
          <w:sz w:val="20"/>
          <w:szCs w:val="20"/>
        </w:rPr>
      </w:pPr>
    </w:p>
    <w:p w14:paraId="5CA778E5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mely létrejött egyrészről: </w:t>
      </w:r>
      <w:r w:rsidRPr="00AF6EBC">
        <w:rPr>
          <w:rFonts w:ascii="Times New Roman" w:hAnsi="Times New Roman" w:cs="Times New Roman"/>
          <w:b/>
          <w:sz w:val="24"/>
          <w:szCs w:val="24"/>
        </w:rPr>
        <w:t>Széchenyi István Egyetem</w:t>
      </w:r>
    </w:p>
    <w:p w14:paraId="1FD5E0DB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székhely: 9026 Győr, Egyetem tér 1.</w:t>
      </w:r>
    </w:p>
    <w:p w14:paraId="6B1FE81B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adószám: 19253079-4-08</w:t>
      </w:r>
    </w:p>
    <w:p w14:paraId="421836A4" w14:textId="5ED9E17E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csoport</w:t>
      </w:r>
      <w:r w:rsidR="007A315B" w:rsidRPr="00AF6EBC">
        <w:rPr>
          <w:rFonts w:ascii="Times New Roman" w:hAnsi="Times New Roman" w:cs="Times New Roman"/>
          <w:sz w:val="24"/>
          <w:szCs w:val="24"/>
        </w:rPr>
        <w:t>os</w:t>
      </w:r>
      <w:r w:rsidRPr="00AF6EBC">
        <w:rPr>
          <w:rFonts w:ascii="Times New Roman" w:hAnsi="Times New Roman" w:cs="Times New Roman"/>
          <w:sz w:val="24"/>
          <w:szCs w:val="24"/>
        </w:rPr>
        <w:t xml:space="preserve"> adóazonosító szám: 17782294-5-08</w:t>
      </w:r>
    </w:p>
    <w:p w14:paraId="35F4FB89" w14:textId="20A4DFFE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intézményi azonosító: FI38696</w:t>
      </w:r>
    </w:p>
    <w:p w14:paraId="126274F7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bankszámlaszáma: 10300002-10801842-00014908</w:t>
      </w:r>
    </w:p>
    <w:p w14:paraId="662DD210" w14:textId="6B9BDB1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képviseli: Dr. Filep Bálint elnök,</w:t>
      </w:r>
    </w:p>
    <w:p w14:paraId="06E0A1B5" w14:textId="5A8B6BDB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="001E1429">
        <w:rPr>
          <w:rFonts w:ascii="Times New Roman" w:hAnsi="Times New Roman" w:cs="Times New Roman"/>
          <w:b/>
          <w:sz w:val="24"/>
          <w:szCs w:val="24"/>
        </w:rPr>
        <w:t>Használatba adó</w:t>
      </w:r>
      <w:r w:rsidRPr="00AF6E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2A853D3" w14:textId="6AF8310E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A4B2E6" w14:textId="0DEAF1BE" w:rsidR="00261574" w:rsidRPr="009E73B7" w:rsidDel="002B3AD1" w:rsidRDefault="00261574" w:rsidP="0008239D">
      <w:pPr>
        <w:spacing w:after="0"/>
        <w:rPr>
          <w:del w:id="0" w:author="O365 felhasználó" w:date="2025-11-14T09:31:00Z" w16du:dateUtc="2025-11-14T08:31:00Z"/>
          <w:rFonts w:ascii="Times New Roman" w:hAnsi="Times New Roman" w:cs="Times New Roman"/>
          <w:sz w:val="24"/>
          <w:szCs w:val="24"/>
          <w:rPrChange w:id="1" w:author="O365 felhasználó" w:date="2025-11-14T09:31:00Z" w16du:dateUtc="2025-11-14T08:31:00Z">
            <w:rPr>
              <w:del w:id="2" w:author="O365 felhasználó" w:date="2025-11-14T09:31:00Z" w16du:dateUtc="2025-11-14T08:31:00Z"/>
              <w:rFonts w:ascii="Times New Roman" w:hAnsi="Times New Roman" w:cs="Times New Roman"/>
              <w:b/>
              <w:sz w:val="24"/>
              <w:szCs w:val="24"/>
              <w:highlight w:val="yellow"/>
            </w:rPr>
          </w:rPrChange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>másrészről:</w:t>
      </w:r>
      <w:r w:rsidR="009E73B7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214463537"/>
      <w:r w:rsidR="00366588" w:rsidRPr="0036658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masreszrol</w:t>
      </w:r>
      <w:proofErr w:type="spellEnd"/>
      <w:r w:rsidR="00366588" w:rsidRPr="00366588">
        <w:rPr>
          <w:rFonts w:ascii="Times New Roman" w:hAnsi="Times New Roman" w:cs="Times New Roman"/>
          <w:sz w:val="24"/>
          <w:szCs w:val="24"/>
        </w:rPr>
        <w:t>}</w:t>
      </w:r>
      <w:bookmarkEnd w:id="3"/>
    </w:p>
    <w:p w14:paraId="4F6FF519" w14:textId="06ECCD75" w:rsidR="00261574" w:rsidRPr="002077B0" w:rsidRDefault="00261574" w:rsidP="0008239D">
      <w:pPr>
        <w:spacing w:after="0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>székhely:</w:t>
      </w:r>
      <w:r w:rsidR="00D672B6" w:rsidRPr="002077B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33CFB" w:rsidRPr="00533CF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szekhely</w:t>
      </w:r>
      <w:proofErr w:type="spellEnd"/>
      <w:r w:rsidR="00533CFB" w:rsidRPr="00533CFB">
        <w:rPr>
          <w:rFonts w:ascii="Times New Roman" w:hAnsi="Times New Roman" w:cs="Times New Roman"/>
          <w:sz w:val="24"/>
          <w:szCs w:val="24"/>
        </w:rPr>
        <w:t>}</w:t>
      </w:r>
    </w:p>
    <w:p w14:paraId="5F3169FB" w14:textId="049E7122" w:rsidR="007A315B" w:rsidRPr="002077B0" w:rsidRDefault="00D672B6" w:rsidP="0008239D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 xml:space="preserve">törzskönyvi </w:t>
      </w:r>
      <w:r w:rsidR="007A315B" w:rsidRPr="002077B0">
        <w:rPr>
          <w:rFonts w:ascii="Times New Roman" w:hAnsi="Times New Roman" w:cs="Times New Roman"/>
          <w:sz w:val="24"/>
          <w:szCs w:val="24"/>
          <w:highlight w:val="yellow"/>
        </w:rPr>
        <w:t>nyilvántartási szám:</w:t>
      </w:r>
      <w:r w:rsidR="0051562C" w:rsidRPr="002077B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33CFB" w:rsidRPr="00533CF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torzskonyvi_nyil_szam</w:t>
      </w:r>
      <w:proofErr w:type="spellEnd"/>
      <w:r w:rsidR="00533CFB" w:rsidRPr="00533CFB">
        <w:rPr>
          <w:rFonts w:ascii="Times New Roman" w:hAnsi="Times New Roman" w:cs="Times New Roman"/>
          <w:sz w:val="24"/>
          <w:szCs w:val="24"/>
        </w:rPr>
        <w:t>}</w:t>
      </w:r>
    </w:p>
    <w:p w14:paraId="379FF9E6" w14:textId="2F2B54C9" w:rsidR="0051562C" w:rsidRPr="009434DB" w:rsidRDefault="00261574" w:rsidP="0008239D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>adószám:</w:t>
      </w:r>
      <w:r w:rsidR="00F80AA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80AAB" w:rsidRPr="00F80AA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adoszam</w:t>
      </w:r>
      <w:proofErr w:type="spellEnd"/>
      <w:r w:rsidR="00F80AAB" w:rsidRPr="00F80AAB">
        <w:rPr>
          <w:rFonts w:ascii="Times New Roman" w:hAnsi="Times New Roman" w:cs="Times New Roman"/>
          <w:sz w:val="24"/>
          <w:szCs w:val="24"/>
        </w:rPr>
        <w:t>}</w:t>
      </w:r>
    </w:p>
    <w:p w14:paraId="3B9AC15C" w14:textId="4E9B5C15" w:rsidR="00261574" w:rsidRPr="00AF6EBC" w:rsidRDefault="00261574" w:rsidP="00082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>képviseli</w:t>
      </w:r>
      <w:r w:rsidR="00D672B6" w:rsidRPr="002077B0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D672B6">
        <w:rPr>
          <w:rFonts w:ascii="Times New Roman" w:hAnsi="Times New Roman" w:cs="Times New Roman"/>
          <w:sz w:val="24"/>
          <w:szCs w:val="24"/>
        </w:rPr>
        <w:t xml:space="preserve"> </w:t>
      </w:r>
      <w:r w:rsidR="00F80AAB" w:rsidRPr="00F80AA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kepviseli</w:t>
      </w:r>
      <w:proofErr w:type="spellEnd"/>
      <w:r w:rsidR="00F80AAB" w:rsidRPr="00F80AAB">
        <w:rPr>
          <w:rFonts w:ascii="Times New Roman" w:hAnsi="Times New Roman" w:cs="Times New Roman"/>
          <w:sz w:val="24"/>
          <w:szCs w:val="24"/>
        </w:rPr>
        <w:t>}</w:t>
      </w:r>
    </w:p>
    <w:p w14:paraId="3AF8BB8B" w14:textId="001E8897" w:rsidR="00261574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="001E1429">
        <w:rPr>
          <w:rFonts w:ascii="Times New Roman" w:hAnsi="Times New Roman" w:cs="Times New Roman"/>
          <w:b/>
          <w:sz w:val="24"/>
          <w:szCs w:val="24"/>
        </w:rPr>
        <w:t>Használatba vevő</w:t>
      </w:r>
      <w:r w:rsidR="001E1429" w:rsidRPr="00AF6E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>(a továbbiakban együttesen: Felek)</w:t>
      </w:r>
      <w:r w:rsidRPr="00AF6EBC"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>között az alulírott helyen és napon, az alábbi feltételekkel.</w:t>
      </w:r>
    </w:p>
    <w:p w14:paraId="7E158581" w14:textId="77777777" w:rsidR="00F47988" w:rsidRPr="0012182D" w:rsidRDefault="00F47988" w:rsidP="002615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3F8428" w14:textId="39F82962" w:rsidR="00261574" w:rsidRPr="008D47A4" w:rsidRDefault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637F7">
        <w:rPr>
          <w:rFonts w:ascii="Times New Roman" w:hAnsi="Times New Roman" w:cs="Times New Roman"/>
          <w:sz w:val="24"/>
          <w:szCs w:val="24"/>
        </w:rPr>
        <w:t xml:space="preserve"> </w:t>
      </w:r>
      <w:r w:rsidR="009434DB" w:rsidRPr="00E05A38">
        <w:rPr>
          <w:rFonts w:ascii="Times New Roman" w:hAnsi="Times New Roman" w:cs="Times New Roman"/>
          <w:b/>
          <w:sz w:val="24"/>
          <w:szCs w:val="24"/>
          <w:highlight w:val="yellow"/>
        </w:rPr>
        <w:t>tulajdonában</w:t>
      </w:r>
      <w:r w:rsidR="009434DB" w:rsidRPr="006648FC">
        <w:rPr>
          <w:rFonts w:ascii="Times New Roman" w:hAnsi="Times New Roman" w:cs="Times New Roman"/>
          <w:b/>
          <w:sz w:val="24"/>
          <w:szCs w:val="24"/>
          <w:highlight w:val="yellow"/>
        </w:rPr>
        <w:t>/vagyonkezelésében/használatában</w:t>
      </w:r>
      <w:r w:rsidR="009434DB" w:rsidRPr="00287376">
        <w:rPr>
          <w:rFonts w:ascii="Times New Roman" w:hAnsi="Times New Roman" w:cs="Times New Roman"/>
          <w:sz w:val="24"/>
          <w:szCs w:val="24"/>
        </w:rPr>
        <w:t xml:space="preserve"> </w:t>
      </w:r>
      <w:r w:rsidRPr="008637F7">
        <w:rPr>
          <w:rFonts w:ascii="Times New Roman" w:hAnsi="Times New Roman" w:cs="Times New Roman"/>
          <w:sz w:val="24"/>
          <w:szCs w:val="24"/>
        </w:rPr>
        <w:t xml:space="preserve">van </w:t>
      </w:r>
      <w:r w:rsidR="009434DB">
        <w:rPr>
          <w:rFonts w:ascii="Times New Roman" w:hAnsi="Times New Roman" w:cs="Times New Roman"/>
          <w:sz w:val="24"/>
          <w:szCs w:val="24"/>
        </w:rPr>
        <w:t xml:space="preserve">a </w:t>
      </w:r>
      <w:bookmarkStart w:id="4" w:name="_Hlk214465427"/>
      <w:r w:rsidR="007E475F" w:rsidRPr="007E475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97849">
        <w:rPr>
          <w:rFonts w:ascii="Times New Roman" w:hAnsi="Times New Roman" w:cs="Times New Roman"/>
          <w:sz w:val="24"/>
          <w:szCs w:val="24"/>
        </w:rPr>
        <w:t>targyegy</w:t>
      </w:r>
      <w:proofErr w:type="spellEnd"/>
      <w:r w:rsidR="007E475F" w:rsidRPr="007E475F">
        <w:rPr>
          <w:rFonts w:ascii="Times New Roman" w:hAnsi="Times New Roman" w:cs="Times New Roman"/>
          <w:sz w:val="24"/>
          <w:szCs w:val="24"/>
        </w:rPr>
        <w:t>}</w:t>
      </w:r>
      <w:bookmarkEnd w:id="4"/>
      <w:r w:rsidR="00051B8C">
        <w:rPr>
          <w:rFonts w:ascii="Times New Roman" w:hAnsi="Times New Roman" w:cs="Times New Roman"/>
          <w:sz w:val="24"/>
          <w:szCs w:val="24"/>
        </w:rPr>
        <w:t xml:space="preserve"> szám alatt</w:t>
      </w:r>
      <w:r w:rsidR="00051B8C" w:rsidRPr="008637F7">
        <w:rPr>
          <w:rFonts w:ascii="Times New Roman" w:hAnsi="Times New Roman" w:cs="Times New Roman"/>
          <w:sz w:val="24"/>
          <w:szCs w:val="24"/>
        </w:rPr>
        <w:t xml:space="preserve"> </w:t>
      </w:r>
      <w:r w:rsidR="00D746E1">
        <w:rPr>
          <w:rFonts w:ascii="Times New Roman" w:hAnsi="Times New Roman" w:cs="Times New Roman"/>
          <w:sz w:val="24"/>
          <w:szCs w:val="24"/>
        </w:rPr>
        <w:t>található</w:t>
      </w:r>
      <w:r w:rsidR="00597849">
        <w:rPr>
          <w:rFonts w:ascii="Times New Roman" w:hAnsi="Times New Roman" w:cs="Times New Roman"/>
          <w:sz w:val="24"/>
          <w:szCs w:val="24"/>
        </w:rPr>
        <w:t xml:space="preserve"> </w:t>
      </w:r>
      <w:r w:rsidR="00597849" w:rsidRPr="00597849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="00597849">
        <w:rPr>
          <w:rFonts w:ascii="Times New Roman" w:hAnsi="Times New Roman" w:cs="Times New Roman"/>
          <w:sz w:val="24"/>
          <w:szCs w:val="24"/>
        </w:rPr>
        <w:t>targyketto</w:t>
      </w:r>
      <w:proofErr w:type="spellEnd"/>
      <w:r w:rsidR="00597849" w:rsidRPr="00597849">
        <w:rPr>
          <w:rFonts w:ascii="Times New Roman" w:hAnsi="Times New Roman" w:cs="Times New Roman"/>
          <w:sz w:val="24"/>
          <w:szCs w:val="24"/>
        </w:rPr>
        <w:t>}</w:t>
      </w:r>
      <w:r w:rsidR="00D746E1">
        <w:rPr>
          <w:rFonts w:ascii="Times New Roman" w:hAnsi="Times New Roman" w:cs="Times New Roman"/>
          <w:sz w:val="24"/>
          <w:szCs w:val="24"/>
        </w:rPr>
        <w:t xml:space="preserve"> </w:t>
      </w:r>
      <w:r w:rsidR="00051B8C">
        <w:rPr>
          <w:rFonts w:ascii="Times New Roman" w:hAnsi="Times New Roman" w:cs="Times New Roman"/>
          <w:sz w:val="24"/>
          <w:szCs w:val="24"/>
        </w:rPr>
        <w:t xml:space="preserve"> </w:t>
      </w:r>
      <w:r w:rsidRPr="008637F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8637F7">
        <w:rPr>
          <w:rFonts w:ascii="Times New Roman" w:hAnsi="Times New Roman" w:cs="Times New Roman"/>
          <w:sz w:val="24"/>
          <w:szCs w:val="24"/>
        </w:rPr>
        <w:t>a továbbiakban</w:t>
      </w:r>
      <w:r w:rsidRPr="008D47A4">
        <w:rPr>
          <w:rFonts w:ascii="Times New Roman" w:hAnsi="Times New Roman" w:cs="Times New Roman"/>
          <w:sz w:val="24"/>
          <w:szCs w:val="24"/>
        </w:rPr>
        <w:t xml:space="preserve">: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).</w:t>
      </w:r>
    </w:p>
    <w:p w14:paraId="66BDE95E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AE9849" w14:textId="31E1EE6A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Tekintettel arra, hogy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a 3.) pontban meghatározott időpontokban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t saját célra nem használja, ezért jelen megállapodással</w:t>
      </w:r>
      <w:r w:rsidR="003C7ED4">
        <w:rPr>
          <w:rFonts w:ascii="Times New Roman" w:hAnsi="Times New Roman" w:cs="Times New Roman"/>
          <w:sz w:val="24"/>
          <w:szCs w:val="24"/>
        </w:rPr>
        <w:t xml:space="preserve"> </w:t>
      </w:r>
      <w:r w:rsidR="003C7ED4" w:rsidRPr="003C7ED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C7ED4">
        <w:rPr>
          <w:rFonts w:ascii="Times New Roman" w:hAnsi="Times New Roman" w:cs="Times New Roman"/>
          <w:sz w:val="24"/>
          <w:szCs w:val="24"/>
        </w:rPr>
        <w:t>meghatarozas</w:t>
      </w:r>
      <w:proofErr w:type="spellEnd"/>
      <w:r w:rsidR="003C7ED4" w:rsidRPr="003C7ED4">
        <w:rPr>
          <w:rFonts w:ascii="Times New Roman" w:hAnsi="Times New Roman" w:cs="Times New Roman"/>
          <w:sz w:val="24"/>
          <w:szCs w:val="24"/>
        </w:rPr>
        <w:t>}</w:t>
      </w:r>
      <w:r w:rsidR="003C7ED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megtartásához </w:t>
      </w:r>
      <w:r w:rsidR="001E1429">
        <w:rPr>
          <w:rFonts w:ascii="Times New Roman" w:hAnsi="Times New Roman" w:cs="Times New Roman"/>
          <w:sz w:val="24"/>
          <w:szCs w:val="24"/>
        </w:rPr>
        <w:t>használatba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adja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>nek, aki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t ennek alapján használatba veszi.</w:t>
      </w:r>
    </w:p>
    <w:p w14:paraId="2B14F9E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2F6983" w14:textId="36DE6BA1" w:rsidR="00597849" w:rsidRDefault="00261574" w:rsidP="00597849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</w:rPr>
      </w:pPr>
      <w:r w:rsidRPr="00D672B6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D672B6">
        <w:rPr>
          <w:rFonts w:ascii="Times New Roman" w:hAnsi="Times New Roman" w:cs="Times New Roman"/>
          <w:sz w:val="24"/>
          <w:szCs w:val="24"/>
        </w:rPr>
        <w:t xml:space="preserve"> a következő időpontokban jogosult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D672B6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D672B6">
        <w:rPr>
          <w:rFonts w:ascii="Times New Roman" w:hAnsi="Times New Roman" w:cs="Times New Roman"/>
          <w:sz w:val="24"/>
          <w:szCs w:val="24"/>
        </w:rPr>
        <w:t>t használni:</w:t>
      </w:r>
    </w:p>
    <w:p w14:paraId="237AE013" w14:textId="1E8D2378" w:rsidR="00597849" w:rsidRDefault="00597849" w:rsidP="00597849">
      <w:pPr>
        <w:pStyle w:val="Listaszerbekezds"/>
        <w:rPr>
          <w:rFonts w:ascii="Times New Roman" w:hAnsi="Times New Roman" w:cs="Times New Roman"/>
        </w:rPr>
      </w:pPr>
      <w:r w:rsidRPr="00597849">
        <w:rPr>
          <w:rFonts w:ascii="Times New Roman" w:hAnsi="Times New Roman" w:cs="Times New Roman"/>
        </w:rPr>
        <w:t>${</w:t>
      </w:r>
      <w:proofErr w:type="spellStart"/>
      <w:r>
        <w:rPr>
          <w:rFonts w:ascii="Times New Roman" w:hAnsi="Times New Roman" w:cs="Times New Roman"/>
        </w:rPr>
        <w:t>idotartam</w:t>
      </w:r>
      <w:proofErr w:type="spellEnd"/>
      <w:r w:rsidRPr="00597849">
        <w:rPr>
          <w:rFonts w:ascii="Times New Roman" w:hAnsi="Times New Roman" w:cs="Times New Roman"/>
        </w:rPr>
        <w:t>}</w:t>
      </w:r>
    </w:p>
    <w:p w14:paraId="12034BAD" w14:textId="77777777" w:rsidR="00597849" w:rsidRPr="00597849" w:rsidDel="001C1350" w:rsidRDefault="00597849" w:rsidP="00597849">
      <w:pPr>
        <w:shd w:val="clear" w:color="auto" w:fill="FFFFFF"/>
        <w:spacing w:after="120" w:line="240" w:lineRule="auto"/>
        <w:ind w:left="567"/>
        <w:contextualSpacing/>
        <w:jc w:val="both"/>
        <w:rPr>
          <w:del w:id="5" w:author="O365 felhasználó" w:date="2025-11-14T09:43:00Z" w16du:dateUtc="2025-11-14T08:43:00Z"/>
          <w:rFonts w:ascii="Times New Roman" w:hAnsi="Times New Roman" w:cs="Times New Roman"/>
        </w:rPr>
      </w:pPr>
    </w:p>
    <w:p w14:paraId="308ACE02" w14:textId="09E7AA5A" w:rsidR="001E1429" w:rsidRDefault="00261574" w:rsidP="002077B0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felek megállapodnak abban, hogy az 1.) pontban meghatározott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 xml:space="preserve">használata </w:t>
      </w:r>
      <w:r w:rsidRPr="008D47A4">
        <w:rPr>
          <w:rFonts w:ascii="Times New Roman" w:hAnsi="Times New Roman" w:cs="Times New Roman"/>
          <w:sz w:val="24"/>
          <w:szCs w:val="24"/>
        </w:rPr>
        <w:t xml:space="preserve">után </w:t>
      </w:r>
      <w:r w:rsidR="001E1429">
        <w:rPr>
          <w:rFonts w:ascii="Times New Roman" w:hAnsi="Times New Roman" w:cs="Times New Roman"/>
          <w:sz w:val="24"/>
          <w:szCs w:val="24"/>
        </w:rPr>
        <w:t>Használatba vevőt díjfizetési kötelezettség nem terheli, ideértve az esetlegesen felmerülő egyéb költségeket is, így a Használatba adó által biztosított áramvételi lehetőségen vételezett áram költségét is.</w:t>
      </w:r>
    </w:p>
    <w:p w14:paraId="3B022A14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15243F" w14:textId="005167AA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t </w:t>
      </w:r>
      <w:r w:rsidR="001E1429">
        <w:rPr>
          <w:rFonts w:ascii="Times New Roman" w:hAnsi="Times New Roman" w:cs="Times New Roman"/>
          <w:sz w:val="24"/>
          <w:szCs w:val="24"/>
        </w:rPr>
        <w:t>harmadik személy részére használatba</w:t>
      </w:r>
      <w:r w:rsidRPr="008D47A4">
        <w:rPr>
          <w:rFonts w:ascii="Times New Roman" w:hAnsi="Times New Roman" w:cs="Times New Roman"/>
          <w:sz w:val="24"/>
          <w:szCs w:val="24"/>
        </w:rPr>
        <w:t xml:space="preserve"> nem adhatja, illetve harmadik személy részére nem hasznosíthatja.</w:t>
      </w:r>
    </w:p>
    <w:p w14:paraId="0F1C5CB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1D3ABC" w14:textId="2A7A76AC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köteles a </w:t>
      </w:r>
      <w:r w:rsidR="001E1429">
        <w:rPr>
          <w:rFonts w:ascii="Times New Roman" w:hAnsi="Times New Roman" w:cs="Times New Roman"/>
          <w:sz w:val="24"/>
          <w:szCs w:val="24"/>
        </w:rPr>
        <w:t>használat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>fennállása alatt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rendeltetésszerűen</w:t>
      </w:r>
      <w:proofErr w:type="spellEnd"/>
      <w:r w:rsidR="00F47988">
        <w:rPr>
          <w:rFonts w:ascii="Times New Roman" w:hAnsi="Times New Roman" w:cs="Times New Roman"/>
          <w:sz w:val="24"/>
          <w:szCs w:val="24"/>
        </w:rPr>
        <w:t xml:space="preserve">, a szerződésben megjelölt célra </w:t>
      </w:r>
      <w:r w:rsidRPr="008D47A4">
        <w:rPr>
          <w:rFonts w:ascii="Times New Roman" w:hAnsi="Times New Roman" w:cs="Times New Roman"/>
          <w:sz w:val="24"/>
          <w:szCs w:val="24"/>
        </w:rPr>
        <w:t xml:space="preserve">használni. A </w:t>
      </w:r>
      <w:r w:rsidR="001E1429">
        <w:rPr>
          <w:rFonts w:ascii="Times New Roman" w:hAnsi="Times New Roman" w:cs="Times New Roman"/>
          <w:sz w:val="24"/>
          <w:szCs w:val="24"/>
        </w:rPr>
        <w:t>használat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fennállása alatt köteles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 állagát minden tekintetben óvni,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működési rendjét betartani, és a vagyonvédelmet maximálisan biztosítani.</w:t>
      </w:r>
    </w:p>
    <w:p w14:paraId="269DFD13" w14:textId="77777777" w:rsidR="00FB0697" w:rsidRPr="008D47A4" w:rsidRDefault="00FB0697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FDEFC2" w14:textId="058296B2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vállalja, hogy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t az általa szervezett rendezvény után rendben</w:t>
      </w:r>
      <w:r w:rsidR="001E1429">
        <w:rPr>
          <w:rFonts w:ascii="Times New Roman" w:hAnsi="Times New Roman" w:cs="Times New Roman"/>
          <w:sz w:val="24"/>
          <w:szCs w:val="24"/>
        </w:rPr>
        <w:t>, hulladékmentesen</w:t>
      </w:r>
      <w:r w:rsidRPr="008D47A4">
        <w:rPr>
          <w:rFonts w:ascii="Times New Roman" w:hAnsi="Times New Roman" w:cs="Times New Roman"/>
          <w:sz w:val="24"/>
          <w:szCs w:val="24"/>
        </w:rPr>
        <w:t xml:space="preserve"> adja át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nak. A felek megállapodnak abban, hogy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jogosult a </w:t>
      </w:r>
      <w:r w:rsidR="001E1429">
        <w:rPr>
          <w:rFonts w:ascii="Times New Roman" w:hAnsi="Times New Roman" w:cs="Times New Roman"/>
          <w:sz w:val="24"/>
          <w:szCs w:val="24"/>
        </w:rPr>
        <w:t>használat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szerződésszerűségét és a rendeltetésszerű használatot ellenőrizni. </w:t>
      </w:r>
    </w:p>
    <w:p w14:paraId="78AE3B29" w14:textId="77777777" w:rsidR="00FB0697" w:rsidRPr="008D47A4" w:rsidRDefault="00FB0697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1906160" w14:textId="225B2685" w:rsidR="00FB0697" w:rsidRDefault="00FB0697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0697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FB0697">
        <w:rPr>
          <w:rFonts w:ascii="Times New Roman" w:hAnsi="Times New Roman" w:cs="Times New Roman"/>
          <w:sz w:val="24"/>
          <w:szCs w:val="24"/>
        </w:rPr>
        <w:t>asznál</w:t>
      </w:r>
      <w:r>
        <w:rPr>
          <w:rFonts w:ascii="Times New Roman" w:hAnsi="Times New Roman" w:cs="Times New Roman"/>
          <w:sz w:val="24"/>
          <w:szCs w:val="24"/>
        </w:rPr>
        <w:t>atba vevő</w:t>
      </w:r>
      <w:r w:rsidRPr="00FB0697">
        <w:rPr>
          <w:rFonts w:ascii="Times New Roman" w:hAnsi="Times New Roman" w:cs="Times New Roman"/>
          <w:sz w:val="24"/>
          <w:szCs w:val="24"/>
        </w:rPr>
        <w:t xml:space="preserve"> felelősséggel tartozik minden olyan kárért, ami a terület nem rendeltetésszerű használatából, vagy a </w:t>
      </w:r>
      <w:r>
        <w:rPr>
          <w:rFonts w:ascii="Times New Roman" w:hAnsi="Times New Roman" w:cs="Times New Roman"/>
          <w:sz w:val="24"/>
          <w:szCs w:val="24"/>
        </w:rPr>
        <w:t>szerződésben meghatározott</w:t>
      </w:r>
      <w:r w:rsidRPr="00FB0697">
        <w:rPr>
          <w:rFonts w:ascii="Times New Roman" w:hAnsi="Times New Roman" w:cs="Times New Roman"/>
          <w:sz w:val="24"/>
          <w:szCs w:val="24"/>
        </w:rPr>
        <w:t xml:space="preserve"> kötelezettségek megszegéséből ered, beleértve a tulajdonosnak vagy harmadik személynek okozott károkat is.</w:t>
      </w:r>
    </w:p>
    <w:p w14:paraId="0AF47EBD" w14:textId="77777777" w:rsidR="00FB0697" w:rsidRPr="00FB0697" w:rsidRDefault="00FB0697" w:rsidP="002077B0">
      <w:pPr>
        <w:pStyle w:val="Listaszerbekezds"/>
        <w:rPr>
          <w:rFonts w:ascii="Times New Roman" w:hAnsi="Times New Roman" w:cs="Times New Roman"/>
        </w:rPr>
      </w:pPr>
    </w:p>
    <w:p w14:paraId="29D330BA" w14:textId="4F209F69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Felek az egymással való kapcsolattartásra a következő személyeket jelölik ki:</w:t>
      </w:r>
    </w:p>
    <w:p w14:paraId="675D7706" w14:textId="588DCE69" w:rsidR="00D74BDA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 xml:space="preserve">A </w:t>
      </w:r>
      <w:r w:rsidR="001E1429" w:rsidRPr="002077B0">
        <w:rPr>
          <w:rFonts w:ascii="Times New Roman" w:hAnsi="Times New Roman" w:cs="Times New Roman"/>
          <w:sz w:val="24"/>
          <w:szCs w:val="24"/>
          <w:highlight w:val="yellow"/>
        </w:rPr>
        <w:t>Használatba</w:t>
      </w:r>
      <w:r w:rsidR="00D74BD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E1429" w:rsidRPr="002077B0">
        <w:rPr>
          <w:rFonts w:ascii="Times New Roman" w:hAnsi="Times New Roman" w:cs="Times New Roman"/>
          <w:sz w:val="24"/>
          <w:szCs w:val="24"/>
          <w:highlight w:val="yellow"/>
        </w:rPr>
        <w:t>adó</w:t>
      </w:r>
      <w:r w:rsidR="00D74BD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2077B0">
        <w:rPr>
          <w:rFonts w:ascii="Times New Roman" w:hAnsi="Times New Roman" w:cs="Times New Roman"/>
          <w:sz w:val="24"/>
          <w:szCs w:val="24"/>
          <w:highlight w:val="yellow"/>
        </w:rPr>
        <w:t>részéről</w:t>
      </w:r>
      <w:r w:rsidR="00D74BD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077B0">
        <w:rPr>
          <w:rFonts w:ascii="Times New Roman" w:hAnsi="Times New Roman" w:cs="Times New Roman"/>
          <w:sz w:val="24"/>
          <w:szCs w:val="24"/>
          <w:highlight w:val="yellow"/>
        </w:rPr>
        <w:t>:</w:t>
      </w:r>
      <w:proofErr w:type="gramEnd"/>
      <w:r w:rsidR="009A54CD">
        <w:rPr>
          <w:rFonts w:ascii="Times New Roman" w:hAnsi="Times New Roman" w:cs="Times New Roman"/>
          <w:sz w:val="24"/>
          <w:szCs w:val="24"/>
        </w:rPr>
        <w:t xml:space="preserve"> </w:t>
      </w:r>
      <w:r w:rsidR="009A54CD" w:rsidRPr="009A54CD">
        <w:rPr>
          <w:rFonts w:ascii="Times New Roman" w:hAnsi="Times New Roman" w:cs="Times New Roman"/>
          <w:sz w:val="24"/>
          <w:szCs w:val="24"/>
        </w:rPr>
        <w:t>$</w:t>
      </w:r>
      <w:r w:rsidR="00D74BDA" w:rsidRPr="00D74BD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hasznalatba_ado_nev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2601243E" w14:textId="4FA617EC" w:rsidR="00261574" w:rsidRPr="002077B0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>e-mail címe:</w:t>
      </w:r>
      <w:r w:rsidR="009A54CD">
        <w:rPr>
          <w:rFonts w:ascii="Times New Roman" w:hAnsi="Times New Roman" w:cs="Times New Roman"/>
          <w:sz w:val="24"/>
          <w:szCs w:val="24"/>
        </w:rPr>
        <w:t xml:space="preserve"> </w:t>
      </w:r>
      <w:r w:rsidR="009A54CD" w:rsidRPr="009A54CD">
        <w:rPr>
          <w:rFonts w:ascii="Times New Roman" w:hAnsi="Times New Roman" w:cs="Times New Roman"/>
          <w:sz w:val="24"/>
          <w:szCs w:val="24"/>
        </w:rPr>
        <w:t>$</w:t>
      </w:r>
      <w:r w:rsidR="00D74BDA" w:rsidRPr="00D74BD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hasznalatba_ado_email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6E816130" w14:textId="2810D169" w:rsidR="00D74BDA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 xml:space="preserve">A </w:t>
      </w:r>
      <w:r w:rsidR="001E1429" w:rsidRPr="002077B0">
        <w:rPr>
          <w:rFonts w:ascii="Times New Roman" w:hAnsi="Times New Roman" w:cs="Times New Roman"/>
          <w:sz w:val="24"/>
          <w:szCs w:val="24"/>
          <w:highlight w:val="yellow"/>
        </w:rPr>
        <w:t>Használatba vevő</w:t>
      </w:r>
      <w:r w:rsidRPr="002077B0">
        <w:rPr>
          <w:rFonts w:ascii="Times New Roman" w:hAnsi="Times New Roman" w:cs="Times New Roman"/>
          <w:sz w:val="24"/>
          <w:szCs w:val="24"/>
          <w:highlight w:val="yellow"/>
        </w:rPr>
        <w:t xml:space="preserve"> részéről:</w:t>
      </w:r>
      <w:r w:rsidR="00D74BDA">
        <w:rPr>
          <w:rFonts w:ascii="Times New Roman" w:hAnsi="Times New Roman" w:cs="Times New Roman"/>
          <w:sz w:val="24"/>
          <w:szCs w:val="24"/>
        </w:rPr>
        <w:t xml:space="preserve"> </w:t>
      </w:r>
      <w:r w:rsidR="00D74BDA" w:rsidRPr="00D74BD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</w:t>
      </w:r>
      <w:r w:rsidR="00E27841">
        <w:rPr>
          <w:rFonts w:ascii="Times New Roman" w:hAnsi="Times New Roman" w:cs="Times New Roman"/>
          <w:sz w:val="24"/>
          <w:szCs w:val="24"/>
        </w:rPr>
        <w:t>vevo</w:t>
      </w:r>
      <w:r w:rsidR="00D74BDA">
        <w:rPr>
          <w:rFonts w:ascii="Times New Roman" w:hAnsi="Times New Roman" w:cs="Times New Roman"/>
          <w:sz w:val="24"/>
          <w:szCs w:val="24"/>
        </w:rPr>
        <w:t>_nev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14D81BBE" w14:textId="44ED4469" w:rsidR="00261574" w:rsidRPr="008D47A4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077B0">
        <w:rPr>
          <w:rFonts w:ascii="Times New Roman" w:hAnsi="Times New Roman" w:cs="Times New Roman"/>
          <w:sz w:val="24"/>
          <w:szCs w:val="24"/>
          <w:highlight w:val="yellow"/>
        </w:rPr>
        <w:t>e-mail címe:</w:t>
      </w:r>
      <w:r w:rsidR="009A54CD">
        <w:rPr>
          <w:rFonts w:ascii="Times New Roman" w:hAnsi="Times New Roman" w:cs="Times New Roman"/>
          <w:sz w:val="24"/>
          <w:szCs w:val="24"/>
        </w:rPr>
        <w:t xml:space="preserve"> </w:t>
      </w:r>
      <w:r w:rsidR="00D74BDA" w:rsidRPr="00D74BD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hasznalatba_vevo_email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41AD0ADC" w14:textId="77777777" w:rsidR="00261574" w:rsidRPr="008D47A4" w:rsidRDefault="00261574" w:rsidP="0026157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8674A9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Jelen szerződés bármikor megszüntethető a Felek közös megegyezésével. </w:t>
      </w:r>
    </w:p>
    <w:p w14:paraId="568A98D7" w14:textId="77777777" w:rsidR="00261574" w:rsidRPr="008D47A4" w:rsidRDefault="00261574" w:rsidP="002077B0">
      <w:p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165E54" w14:textId="1E67A389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miután írásban felszólította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t a konkrét, súlyos szerződésszegés megjelölésével és a szerződésszerű állapot helyreállítására alkalmas határidő kitűzésével és ezen határidő eredménytelenül telt el, jogosult a szerződést azonnali hatállyal felmondani. Súlyos szerződésszegének minősül különösen, ha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az általa használt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t nem a szerződésben foglaltaknak megfelelően vagy nem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rendeltetésszerűen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használja.</w:t>
      </w:r>
    </w:p>
    <w:p w14:paraId="5B2D7768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A4AC824" w14:textId="39DE2F84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Nem minősül szerződésszegésnek, ha a szerződő felek egyikének sem felróható okból (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maior) a </w:t>
      </w:r>
      <w:r w:rsidR="00F636AD">
        <w:rPr>
          <w:rFonts w:ascii="Times New Roman" w:hAnsi="Times New Roman" w:cs="Times New Roman"/>
          <w:sz w:val="24"/>
          <w:szCs w:val="24"/>
        </w:rPr>
        <w:t>F</w:t>
      </w:r>
      <w:r w:rsidRPr="008D47A4">
        <w:rPr>
          <w:rFonts w:ascii="Times New Roman" w:hAnsi="Times New Roman" w:cs="Times New Roman"/>
          <w:sz w:val="24"/>
          <w:szCs w:val="24"/>
        </w:rPr>
        <w:t xml:space="preserve">elek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bármelyike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nem tudja teljesíteni a szerződésben foglalt kötelezettségeit.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 körülménynek kell tekinteni azokat az előre nem látható és emberi erővel elháríthatatlan körülményeket (pl.: háború, országos sztrájk, földrengés, árvíz, tűzvész, </w:t>
      </w:r>
      <w:proofErr w:type="gramStart"/>
      <w:r w:rsidRPr="008D47A4">
        <w:rPr>
          <w:rFonts w:ascii="Times New Roman" w:hAnsi="Times New Roman" w:cs="Times New Roman"/>
          <w:sz w:val="24"/>
          <w:szCs w:val="24"/>
        </w:rPr>
        <w:t>terrorcselekmény,</w:t>
      </w:r>
      <w:proofErr w:type="gramEnd"/>
      <w:r w:rsidRPr="008D47A4">
        <w:rPr>
          <w:rFonts w:ascii="Times New Roman" w:hAnsi="Times New Roman" w:cs="Times New Roman"/>
          <w:sz w:val="24"/>
          <w:szCs w:val="24"/>
        </w:rPr>
        <w:t xml:space="preserve"> stb.), amelyek nem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függnek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a Felek akaratától és közvetlenül akadályozzák az adott felet a szerződéses kötelezettségének teljesítésében. A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maiorból eredő, másra nem terhelhető kárukat a szerződő felek maguk viselik. </w:t>
      </w:r>
    </w:p>
    <w:p w14:paraId="21ECF47B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A6BDFA3" w14:textId="675E171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</w:t>
      </w:r>
      <w:r w:rsidR="00F47988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>szerződő Felek rögzítik, hogy a</w:t>
      </w:r>
      <w:r w:rsidR="00F47988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köteles megfelelni a hatályban lévő jogszabályoknak,</w:t>
      </w:r>
      <w:r w:rsidR="00F47988" w:rsidRPr="00F47988">
        <w:t xml:space="preserve"> </w:t>
      </w:r>
      <w:r w:rsidR="00F47988" w:rsidRPr="00F47988">
        <w:rPr>
          <w:rFonts w:ascii="Times New Roman" w:hAnsi="Times New Roman" w:cs="Times New Roman"/>
          <w:sz w:val="24"/>
          <w:szCs w:val="24"/>
        </w:rPr>
        <w:t>hatósági, szakhatósági (pl. környezetvédelmi, tűzvédelmi, építésügyi stb.)</w:t>
      </w:r>
      <w:r w:rsidR="00F47988">
        <w:rPr>
          <w:rFonts w:ascii="Times New Roman" w:hAnsi="Times New Roman" w:cs="Times New Roman"/>
          <w:sz w:val="24"/>
          <w:szCs w:val="24"/>
        </w:rPr>
        <w:t>,</w:t>
      </w:r>
      <w:r w:rsidRPr="008D47A4">
        <w:rPr>
          <w:rFonts w:ascii="Times New Roman" w:hAnsi="Times New Roman" w:cs="Times New Roman"/>
          <w:sz w:val="24"/>
          <w:szCs w:val="24"/>
        </w:rPr>
        <w:t xml:space="preserve"> valamint a járványügyi előírásoknak, óvintézkedéseknek, azok betartása és résztvevőkkel való betartatása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feladata</w:t>
      </w:r>
      <w:r w:rsidR="00F47988">
        <w:rPr>
          <w:rFonts w:ascii="Times New Roman" w:hAnsi="Times New Roman" w:cs="Times New Roman"/>
          <w:sz w:val="24"/>
          <w:szCs w:val="24"/>
        </w:rPr>
        <w:t>.</w:t>
      </w:r>
    </w:p>
    <w:p w14:paraId="376F3899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40DB0AE4" w14:textId="4471E4E7" w:rsidR="00261574" w:rsidRPr="008D47A4" w:rsidRDefault="007A315B" w:rsidP="00261574">
      <w:pPr>
        <w:numPr>
          <w:ilvl w:val="0"/>
          <w:numId w:val="1"/>
        </w:numPr>
        <w:spacing w:after="0" w:line="254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Felek kijelentik, hogy a kapcsolattartók személyes adatait a szerződésből fakadó kötelezettségek gördülékeny biztosításához, a zavartalan és gyors kapcsolatfelvételhez és kommunikációhoz fűződő jogos érdekeiknek érvényesítése érdekében adták meg. </w:t>
      </w:r>
      <w:r w:rsidR="00261574" w:rsidRPr="008D47A4">
        <w:rPr>
          <w:rFonts w:ascii="Times New Roman" w:hAnsi="Times New Roman" w:cs="Times New Roman"/>
          <w:sz w:val="24"/>
          <w:szCs w:val="24"/>
        </w:rPr>
        <w:t xml:space="preserve">A szerződés teljesítése során a Felek kötelezettséget vállalnak arra, hogy az Európai Parlament és Tanács 2016. április 27-i (EU) 2016/679 rendeletének (GDPR) és az információs önrendelkezési jogról és az információszabadságról szóló 2011. évi CXII. törvénynek megfelelően kezelik a tudomásukra jutott személyes adatokat, azokat csak a szerződés teljesüléséhez szükséges mértékig és a jogszabályi kötelezettség teljesítéséig tárolják, valamint tudomásul veszik, hogy a személyes adatok tekintetében az érintett fél kérésére az adatot utólag törlik. Felek a szerződés </w:t>
      </w:r>
      <w:r w:rsidR="00261574" w:rsidRPr="008D47A4">
        <w:rPr>
          <w:rFonts w:ascii="Times New Roman" w:hAnsi="Times New Roman" w:cs="Times New Roman"/>
          <w:sz w:val="24"/>
          <w:szCs w:val="24"/>
        </w:rPr>
        <w:lastRenderedPageBreak/>
        <w:t xml:space="preserve">teljesítése során mindvégig adatkezelőnek minősülnek, a megadott személyes adatokat a vonatkozó szabályok szerint kezeli és védik. Felek vállalják, hogy a személyes adatok kezelése során az érintett személyek esetén az esetleges adatkezelési incidenst a tudomásszerzést követő 24 órán belül igazolható módon a másik Fél tudomására hozzák. </w:t>
      </w:r>
    </w:p>
    <w:p w14:paraId="4ADAAB2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499EA2" w14:textId="77239C90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Jelen szerződésben nem szabályozott kérdésekben a Polgári Törvénykönyvről szóló 2013. évi V. törvény rendelkezései az irányadók.</w:t>
      </w:r>
    </w:p>
    <w:p w14:paraId="2E5C504C" w14:textId="48573407" w:rsidR="007A315B" w:rsidRPr="008D47A4" w:rsidRDefault="007A315B" w:rsidP="008D47A4">
      <w:p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576127" w14:textId="4EC49C90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Jelen szerződés 4 db eredeti példányban készült, melyből 3 db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AF6EBC">
        <w:rPr>
          <w:rFonts w:ascii="Times New Roman" w:hAnsi="Times New Roman" w:cs="Times New Roman"/>
          <w:sz w:val="24"/>
          <w:szCs w:val="24"/>
        </w:rPr>
        <w:t xml:space="preserve">t, 1 db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AF6EBC">
        <w:rPr>
          <w:rFonts w:ascii="Times New Roman" w:hAnsi="Times New Roman" w:cs="Times New Roman"/>
          <w:sz w:val="24"/>
          <w:szCs w:val="24"/>
        </w:rPr>
        <w:t>t illeti meg.</w:t>
      </w:r>
    </w:p>
    <w:p w14:paraId="6836E6C3" w14:textId="77777777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Felek a szerződést elolvasták, közösen értelmezték és akaratukkal egyezőként aláírták.</w:t>
      </w:r>
    </w:p>
    <w:p w14:paraId="1D16D981" w14:textId="70E71111" w:rsidR="00854DDD" w:rsidRPr="00AF6EBC" w:rsidRDefault="00261574" w:rsidP="0051562C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Az aláírók kijelentik, hogy rendelkeznek a szerződés aláírásához szükséges képviseleti joggal és felhatalmazással.</w:t>
      </w:r>
    </w:p>
    <w:p w14:paraId="75D50055" w14:textId="3120420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Győr,</w:t>
      </w:r>
      <w:r w:rsidR="00127103">
        <w:rPr>
          <w:rFonts w:ascii="Times New Roman" w:hAnsi="Times New Roman" w:cs="Times New Roman"/>
          <w:sz w:val="24"/>
          <w:szCs w:val="24"/>
        </w:rPr>
        <w:t xml:space="preserve"> </w:t>
      </w:r>
      <w:r w:rsidR="00E27841" w:rsidRPr="00553C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27841">
        <w:rPr>
          <w:rFonts w:ascii="Times New Roman" w:hAnsi="Times New Roman" w:cs="Times New Roman"/>
          <w:sz w:val="24"/>
          <w:szCs w:val="24"/>
        </w:rPr>
        <w:t>kelt_hely</w:t>
      </w:r>
      <w:proofErr w:type="spellEnd"/>
      <w:r w:rsidR="00E27841" w:rsidRPr="00553C82">
        <w:rPr>
          <w:rFonts w:ascii="Times New Roman" w:hAnsi="Times New Roman" w:cs="Times New Roman"/>
          <w:sz w:val="24"/>
          <w:szCs w:val="24"/>
        </w:rPr>
        <w:t>}</w:t>
      </w:r>
    </w:p>
    <w:p w14:paraId="3F248FF8" w14:textId="40AF4319" w:rsidR="007A315B" w:rsidRPr="00AF6EBC" w:rsidRDefault="001E1429" w:rsidP="007A315B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Használatba adó</w:t>
      </w:r>
      <w:r w:rsidR="00261574" w:rsidRPr="00AF6EBC">
        <w:rPr>
          <w:rFonts w:ascii="Times New Roman" w:hAnsi="Times New Roman" w:cs="Times New Roman"/>
          <w:i/>
          <w:sz w:val="24"/>
          <w:szCs w:val="24"/>
        </w:rPr>
        <w:t xml:space="preserve"> részéről:</w:t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Használatba vevő</w:t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 xml:space="preserve"> részéről:</w:t>
      </w:r>
    </w:p>
    <w:p w14:paraId="0927F23A" w14:textId="77777777" w:rsidR="00261574" w:rsidRPr="00AF6EBC" w:rsidRDefault="00261574" w:rsidP="00477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844E52" w14:textId="77777777" w:rsidR="00261574" w:rsidRPr="00AF6EBC" w:rsidRDefault="00261574" w:rsidP="00261574">
      <w:pPr>
        <w:tabs>
          <w:tab w:val="center" w:pos="2268"/>
          <w:tab w:val="center" w:pos="737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</w:p>
    <w:p w14:paraId="674765B5" w14:textId="49C4A02C" w:rsidR="00553C82" w:rsidRPr="00553C82" w:rsidRDefault="00261574" w:rsidP="00C62FF5">
      <w:pPr>
        <w:tabs>
          <w:tab w:val="center" w:pos="2268"/>
          <w:tab w:val="center" w:pos="7371"/>
        </w:tabs>
        <w:spacing w:after="24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ab/>
        <w:t>Dr. Filep Bálint elnök</w:t>
      </w:r>
      <w:r w:rsidR="00553C82">
        <w:rPr>
          <w:rFonts w:ascii="Times New Roman" w:hAnsi="Times New Roman" w:cs="Times New Roman"/>
          <w:b/>
          <w:sz w:val="24"/>
          <w:szCs w:val="24"/>
        </w:rPr>
        <w:tab/>
      </w:r>
      <w:r w:rsidR="00553C82" w:rsidRPr="00553C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53C82" w:rsidRPr="00553C82">
        <w:rPr>
          <w:rFonts w:ascii="Times New Roman" w:hAnsi="Times New Roman" w:cs="Times New Roman"/>
          <w:sz w:val="24"/>
          <w:szCs w:val="24"/>
        </w:rPr>
        <w:t>szervezo</w:t>
      </w:r>
      <w:proofErr w:type="spellEnd"/>
      <w:r w:rsidR="00553C82" w:rsidRPr="00553C82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553C82" w:rsidRPr="00553C82">
        <w:rPr>
          <w:rFonts w:ascii="Times New Roman" w:hAnsi="Times New Roman" w:cs="Times New Roman"/>
          <w:sz w:val="24"/>
          <w:szCs w:val="24"/>
        </w:rPr>
        <w:t>pozicio</w:t>
      </w:r>
      <w:proofErr w:type="spellEnd"/>
      <w:r w:rsidR="00553C82" w:rsidRPr="00553C82">
        <w:rPr>
          <w:rFonts w:ascii="Times New Roman" w:hAnsi="Times New Roman" w:cs="Times New Roman"/>
          <w:sz w:val="24"/>
          <w:szCs w:val="24"/>
        </w:rPr>
        <w:t>}</w:t>
      </w:r>
    </w:p>
    <w:p w14:paraId="437CB3E5" w14:textId="05E4F82B" w:rsidR="00261574" w:rsidRPr="00AF6EBC" w:rsidRDefault="00127103" w:rsidP="002077B0">
      <w:pPr>
        <w:ind w:left="709" w:hanging="709"/>
        <w:rPr>
          <w:rFonts w:ascii="Times New Roman" w:hAnsi="Times New Roman" w:cs="Times New Roman"/>
          <w:i/>
          <w:sz w:val="24"/>
          <w:szCs w:val="24"/>
        </w:rPr>
      </w:pPr>
      <w:r w:rsidRPr="00127103">
        <w:rPr>
          <w:rFonts w:ascii="Times New Roman" w:hAnsi="Times New Roman" w:cs="Times New Roman"/>
          <w:noProof/>
          <w:sz w:val="24"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B04908" wp14:editId="4635276F">
                <wp:simplePos x="0" y="0"/>
                <wp:positionH relativeFrom="column">
                  <wp:posOffset>3352165</wp:posOffset>
                </wp:positionH>
                <wp:positionV relativeFrom="paragraph">
                  <wp:posOffset>9525</wp:posOffset>
                </wp:positionV>
                <wp:extent cx="2559050" cy="140462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9BE7D" w14:textId="6079D7AF" w:rsidR="009434DB" w:rsidRPr="00C62FF5" w:rsidRDefault="00553C82" w:rsidP="00C62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53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intezmeny</w:t>
                            </w:r>
                            <w:proofErr w:type="spellEnd"/>
                            <w:r w:rsidRPr="00553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B04908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263.95pt;margin-top:.75pt;width:20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" stroked="f">
                <v:textbox style="mso-fit-shape-to-text:t">
                  <w:txbxContent>
                    <w:p w14:paraId="4C59BE7D" w14:textId="6079D7AF" w:rsidR="009434DB" w:rsidRPr="00C62FF5" w:rsidRDefault="00553C82" w:rsidP="00C62FF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53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intezmeny</w:t>
                      </w:r>
                      <w:proofErr w:type="spellEnd"/>
                      <w:r w:rsidRPr="00553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1574" w:rsidRPr="00AF6EBC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 xml:space="preserve">     </w:t>
      </w:r>
      <w:r w:rsidR="00261574" w:rsidRPr="00AF6EBC">
        <w:rPr>
          <w:rFonts w:ascii="Times New Roman" w:hAnsi="Times New Roman" w:cs="Times New Roman"/>
          <w:sz w:val="24"/>
          <w:szCs w:val="24"/>
        </w:rPr>
        <w:t>Széchenyi István Egyetem</w:t>
      </w:r>
      <w:r w:rsidR="001218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1574" w:rsidRPr="00AF6EBC">
        <w:rPr>
          <w:rFonts w:ascii="Times New Roman" w:hAnsi="Times New Roman" w:cs="Times New Roman"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sz w:val="24"/>
          <w:szCs w:val="24"/>
        </w:rPr>
        <w:t xml:space="preserve"> </w:t>
      </w:r>
      <w:r w:rsidR="00046142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D397673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 xml:space="preserve">Gazdaságilag </w:t>
      </w:r>
      <w:proofErr w:type="spellStart"/>
      <w:r w:rsidRPr="00AF6EBC">
        <w:rPr>
          <w:rFonts w:ascii="Times New Roman" w:hAnsi="Times New Roman" w:cs="Times New Roman"/>
          <w:i/>
          <w:sz w:val="24"/>
          <w:szCs w:val="24"/>
        </w:rPr>
        <w:t>ellenjegyzem</w:t>
      </w:r>
      <w:proofErr w:type="spellEnd"/>
      <w:r w:rsidRPr="00AF6EBC">
        <w:rPr>
          <w:rFonts w:ascii="Times New Roman" w:hAnsi="Times New Roman" w:cs="Times New Roman"/>
          <w:i/>
          <w:sz w:val="24"/>
          <w:szCs w:val="24"/>
        </w:rPr>
        <w:t>:</w:t>
      </w:r>
    </w:p>
    <w:p w14:paraId="1081F3FF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…………………………..</w:t>
      </w:r>
    </w:p>
    <w:p w14:paraId="647A256C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Dr. Tóth Árpád</w:t>
      </w:r>
    </w:p>
    <w:p w14:paraId="3CFA8B62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 xml:space="preserve">gazdasági vezető </w:t>
      </w:r>
    </w:p>
    <w:p w14:paraId="391B9914" w14:textId="1D179DA3" w:rsidR="00261574" w:rsidRDefault="000149AD" w:rsidP="008D47A4">
      <w:pPr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Széchenyi István Egyetem</w:t>
      </w:r>
    </w:p>
    <w:p w14:paraId="2E0735C1" w14:textId="65A60826" w:rsidR="00EC1A4D" w:rsidRDefault="00EC1A4D" w:rsidP="008D47A4">
      <w:pPr>
        <w:rPr>
          <w:rFonts w:ascii="Times New Roman" w:hAnsi="Times New Roman" w:cs="Times New Roman"/>
          <w:i/>
          <w:sz w:val="24"/>
          <w:szCs w:val="24"/>
        </w:rPr>
      </w:pPr>
    </w:p>
    <w:p w14:paraId="2D938E3F" w14:textId="77777777" w:rsidR="00EC1A4D" w:rsidRPr="00C53C16" w:rsidRDefault="00EC1A4D" w:rsidP="008D47A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1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95"/>
        <w:gridCol w:w="2835"/>
        <w:gridCol w:w="3260"/>
      </w:tblGrid>
      <w:tr w:rsidR="00261574" w:rsidRPr="00AF6EBC" w14:paraId="41416962" w14:textId="77777777" w:rsidTr="00553C82">
        <w:trPr>
          <w:trHeight w:val="514"/>
        </w:trPr>
        <w:tc>
          <w:tcPr>
            <w:tcW w:w="4395" w:type="dxa"/>
            <w:vAlign w:val="center"/>
          </w:tcPr>
          <w:p w14:paraId="72CC699B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>1./ Témafelelős/Szervezeti egység vezetője:</w:t>
            </w:r>
          </w:p>
        </w:tc>
        <w:tc>
          <w:tcPr>
            <w:tcW w:w="2835" w:type="dxa"/>
            <w:vAlign w:val="center"/>
          </w:tcPr>
          <w:p w14:paraId="26FC5B3E" w14:textId="35B9517E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 xml:space="preserve">2./ Jogi felülvizsgálat: </w:t>
            </w:r>
          </w:p>
        </w:tc>
        <w:tc>
          <w:tcPr>
            <w:tcW w:w="3260" w:type="dxa"/>
            <w:vAlign w:val="center"/>
          </w:tcPr>
          <w:p w14:paraId="3A451DC9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>3./ Pénzügyi/ ellenjegyző:</w:t>
            </w:r>
          </w:p>
        </w:tc>
      </w:tr>
      <w:tr w:rsidR="00261574" w:rsidRPr="00AF6EBC" w14:paraId="1E548D2F" w14:textId="77777777" w:rsidTr="00553C82">
        <w:trPr>
          <w:trHeight w:val="572"/>
        </w:trPr>
        <w:tc>
          <w:tcPr>
            <w:tcW w:w="4395" w:type="dxa"/>
            <w:vAlign w:val="center"/>
          </w:tcPr>
          <w:p w14:paraId="0574AA06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7AB5E5A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44F890C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A31DDE" w14:textId="35ED4160" w:rsidR="00D5395E" w:rsidRPr="00AF6EBC" w:rsidRDefault="00D5395E" w:rsidP="00261574">
      <w:pPr>
        <w:shd w:val="clear" w:color="auto" w:fill="FFFFFF"/>
        <w:rPr>
          <w:rFonts w:eastAsia="Times New Roman"/>
          <w:lang w:eastAsia="hu-HU"/>
        </w:rPr>
      </w:pPr>
    </w:p>
    <w:sectPr w:rsidR="00D5395E" w:rsidRPr="00AF6EBC" w:rsidSect="00326CFA">
      <w:headerReference w:type="default" r:id="rId8"/>
      <w:footerReference w:type="default" r:id="rId9"/>
      <w:pgSz w:w="11906" w:h="16838"/>
      <w:pgMar w:top="1417" w:right="1417" w:bottom="1417" w:left="851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2CAB2" w14:textId="77777777" w:rsidR="009C7438" w:rsidRDefault="009C7438" w:rsidP="00B03ACC">
      <w:pPr>
        <w:spacing w:after="0" w:line="240" w:lineRule="auto"/>
      </w:pPr>
      <w:r>
        <w:separator/>
      </w:r>
    </w:p>
  </w:endnote>
  <w:endnote w:type="continuationSeparator" w:id="0">
    <w:p w14:paraId="37CFD0E1" w14:textId="77777777" w:rsidR="009C7438" w:rsidRDefault="009C7438" w:rsidP="00B0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EBF6" w14:textId="41E6B76B" w:rsidR="00D5395E" w:rsidRDefault="00326CFA" w:rsidP="00D5395E">
    <w:pPr>
      <w:tabs>
        <w:tab w:val="left" w:pos="1276"/>
      </w:tabs>
      <w:autoSpaceDE w:val="0"/>
      <w:autoSpaceDN w:val="0"/>
      <w:adjustRightInd w:val="0"/>
      <w:spacing w:after="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bookmarkStart w:id="6" w:name="_Hlk36104871"/>
    <w:bookmarkStart w:id="7" w:name="_Hlk36104872"/>
    <w:r w:rsidRPr="00B03ACC">
      <w:rPr>
        <w:rFonts w:cs="Tahoma"/>
        <w:b/>
        <w:noProof/>
        <w:color w:val="FFFFFF" w:themeColor="background1"/>
        <w:sz w:val="18"/>
        <w:szCs w:val="18"/>
        <w:lang w:eastAsia="hu-HU"/>
      </w:rPr>
      <w:drawing>
        <wp:anchor distT="0" distB="0" distL="114300" distR="114300" simplePos="0" relativeHeight="251659264" behindDoc="1" locked="0" layoutInCell="1" allowOverlap="1" wp14:anchorId="14927329" wp14:editId="750A5149">
          <wp:simplePos x="0" y="0"/>
          <wp:positionH relativeFrom="column">
            <wp:posOffset>-8757</wp:posOffset>
          </wp:positionH>
          <wp:positionV relativeFrom="paragraph">
            <wp:posOffset>-58405</wp:posOffset>
          </wp:positionV>
          <wp:extent cx="6400617" cy="704362"/>
          <wp:effectExtent l="0" t="0" r="63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_alkatresze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0686" cy="710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3ACC" w:rsidRPr="00B03ACC">
      <w:rPr>
        <w:rFonts w:cs="Tahoma"/>
        <w:b/>
        <w:color w:val="FFFFFF" w:themeColor="background1"/>
        <w:sz w:val="18"/>
        <w:szCs w:val="18"/>
        <w:lang w:val="en-US"/>
      </w:rPr>
      <w:tab/>
    </w:r>
    <w:r w:rsidR="00B03ACC" w:rsidRPr="00D5395E">
      <w:rPr>
        <w:rFonts w:cs="Tahoma"/>
        <w:b/>
        <w:color w:val="FFFFFF" w:themeColor="background1"/>
        <w:sz w:val="18"/>
        <w:szCs w:val="18"/>
        <w:lang w:val="en-US"/>
      </w:rPr>
      <w:t>SZ</w:t>
    </w:r>
    <w:r w:rsidR="009434DB">
      <w:rPr>
        <w:rFonts w:cs="Tahoma"/>
        <w:b/>
        <w:color w:val="FFFFFF" w:themeColor="background1"/>
        <w:sz w:val="18"/>
        <w:szCs w:val="18"/>
        <w:lang w:val="en-US"/>
      </w:rPr>
      <w:t>ÉCHENYI ISTVÁN EGYETEM</w:t>
    </w:r>
  </w:p>
  <w:p w14:paraId="27F2DF59" w14:textId="5933CF25" w:rsidR="00B03ACC" w:rsidRPr="00B03ACC" w:rsidRDefault="00D5395E" w:rsidP="00D5395E">
    <w:pPr>
      <w:tabs>
        <w:tab w:val="left" w:pos="1276"/>
      </w:tabs>
      <w:autoSpaceDE w:val="0"/>
      <w:autoSpaceDN w:val="0"/>
      <w:adjustRightInd w:val="0"/>
      <w:spacing w:after="8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r>
      <w:rPr>
        <w:rFonts w:cs="Tahoma"/>
        <w:b/>
        <w:color w:val="FFFFFF" w:themeColor="background1"/>
        <w:sz w:val="18"/>
        <w:szCs w:val="18"/>
        <w:lang w:val="en-US"/>
      </w:rPr>
      <w:tab/>
    </w:r>
    <w:r w:rsidR="009434DB">
      <w:rPr>
        <w:rFonts w:cs="Tahoma"/>
        <w:bCs/>
        <w:color w:val="FFFFFF" w:themeColor="background1"/>
        <w:sz w:val="18"/>
        <w:szCs w:val="18"/>
        <w:lang w:val="en-US"/>
      </w:rPr>
      <w:t>UNIVERSITY OF GYŐR</w:t>
    </w:r>
  </w:p>
  <w:p w14:paraId="2B6F1ABF" w14:textId="2A097EDA" w:rsidR="00B03ACC" w:rsidRPr="00B03ACC" w:rsidRDefault="00B03ACC" w:rsidP="00B03ACC">
    <w:pPr>
      <w:pStyle w:val="Listaszerbekezds"/>
      <w:tabs>
        <w:tab w:val="left" w:pos="1304"/>
      </w:tabs>
      <w:autoSpaceDE w:val="0"/>
      <w:autoSpaceDN w:val="0"/>
      <w:adjustRightInd w:val="0"/>
      <w:spacing w:before="60"/>
      <w:rPr>
        <w:rFonts w:cs="Tahoma"/>
        <w:color w:val="FFFFFF" w:themeColor="background1"/>
        <w:sz w:val="15"/>
        <w:szCs w:val="15"/>
        <w:lang w:val="en-US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noProof/>
        <w:color w:val="FFFFFF" w:themeColor="background1"/>
        <w:lang w:val="hu-HU" w:eastAsia="hu-HU"/>
      </w:rPr>
      <w:drawing>
        <wp:inline distT="0" distB="0" distL="0" distR="0" wp14:anchorId="52BB3098" wp14:editId="72440DE8">
          <wp:extent cx="73660" cy="73660"/>
          <wp:effectExtent l="0" t="0" r="2540" b="2540"/>
          <wp:docPr id="8" name="Kép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60" cy="73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D26AF">
      <w:rPr>
        <w:rFonts w:cs="Tahoma"/>
        <w:color w:val="FFFFFF" w:themeColor="background1"/>
        <w:sz w:val="15"/>
        <w:szCs w:val="15"/>
        <w:lang w:val="en-US"/>
      </w:rPr>
      <w:t xml:space="preserve">9026 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Győr, </w:t>
    </w:r>
    <w:proofErr w:type="spellStart"/>
    <w:r w:rsidRPr="00B03ACC">
      <w:rPr>
        <w:rFonts w:cs="Tahoma"/>
        <w:color w:val="FFFFFF" w:themeColor="background1"/>
        <w:sz w:val="15"/>
        <w:szCs w:val="15"/>
        <w:lang w:val="en-US"/>
      </w:rPr>
      <w:t>Egyetem</w:t>
    </w:r>
    <w:proofErr w:type="spellEnd"/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proofErr w:type="spellStart"/>
    <w:r w:rsidRPr="00B03ACC">
      <w:rPr>
        <w:rFonts w:cs="Tahoma"/>
        <w:color w:val="FFFFFF" w:themeColor="background1"/>
        <w:sz w:val="15"/>
        <w:szCs w:val="15"/>
        <w:lang w:val="en-US"/>
      </w:rPr>
      <w:t>tér</w:t>
    </w:r>
    <w:proofErr w:type="spellEnd"/>
    <w:r w:rsidRPr="00B03ACC">
      <w:rPr>
        <w:rFonts w:cs="Tahoma"/>
        <w:color w:val="FFFFFF" w:themeColor="background1"/>
        <w:sz w:val="15"/>
        <w:szCs w:val="15"/>
        <w:lang w:val="en-US"/>
      </w:rPr>
      <w:t xml:space="preserve"> 1. </w:t>
    </w:r>
  </w:p>
  <w:p w14:paraId="6061DAD1" w14:textId="339E94E9" w:rsidR="00B03ACC" w:rsidRPr="00B03ACC" w:rsidRDefault="00B03ACC" w:rsidP="00B03ACC">
    <w:pPr>
      <w:pStyle w:val="llb"/>
      <w:tabs>
        <w:tab w:val="left" w:pos="1304"/>
      </w:tabs>
      <w:ind w:right="21"/>
      <w:rPr>
        <w:color w:val="FFFFFF" w:themeColor="background1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37D6838E" wp14:editId="3B81A53E">
          <wp:extent cx="92242" cy="92242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Word_alkatreszek_ikonok3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12" cy="128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+36 96</w:t>
    </w:r>
    <w:r w:rsidR="004D26AF">
      <w:rPr>
        <w:rFonts w:cs="Tahoma"/>
        <w:color w:val="FFFFFF" w:themeColor="background1"/>
        <w:sz w:val="15"/>
        <w:szCs w:val="15"/>
        <w:lang w:val="en-US"/>
      </w:rPr>
      <w:t> 613 721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77AD2060" wp14:editId="47BFEF72">
          <wp:extent cx="80493" cy="80493"/>
          <wp:effectExtent l="0" t="0" r="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Word_alkatreszek_ikonok5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0" cy="92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r w:rsidR="009434DB">
      <w:rPr>
        <w:rFonts w:cs="Tahoma"/>
        <w:color w:val="FFFFFF" w:themeColor="background1"/>
        <w:sz w:val="15"/>
        <w:szCs w:val="15"/>
        <w:lang w:val="en-US"/>
      </w:rPr>
      <w:t>teremberles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@sze.hu 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2951C9E6" wp14:editId="41BB3C18">
          <wp:extent cx="83712" cy="83712"/>
          <wp:effectExtent l="0" t="0" r="5715" b="5715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_alkatreszek_ikonok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26" cy="92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http://</w:t>
    </w:r>
    <w:bookmarkEnd w:id="6"/>
    <w:bookmarkEnd w:id="7"/>
    <w:r w:rsidR="00D5395E">
      <w:rPr>
        <w:rFonts w:cs="Tahoma"/>
        <w:color w:val="FFFFFF" w:themeColor="background1"/>
        <w:sz w:val="15"/>
        <w:szCs w:val="15"/>
        <w:lang w:val="en-US"/>
      </w:rPr>
      <w:t>uni.sze.hu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59DC" w14:textId="77777777" w:rsidR="009C7438" w:rsidRDefault="009C7438" w:rsidP="00B03ACC">
      <w:pPr>
        <w:spacing w:after="0" w:line="240" w:lineRule="auto"/>
      </w:pPr>
      <w:r>
        <w:separator/>
      </w:r>
    </w:p>
  </w:footnote>
  <w:footnote w:type="continuationSeparator" w:id="0">
    <w:p w14:paraId="74D4FCE8" w14:textId="77777777" w:rsidR="009C7438" w:rsidRDefault="009C7438" w:rsidP="00B03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37A4" w14:textId="64089005" w:rsidR="00B03ACC" w:rsidRDefault="00B03ACC" w:rsidP="00B03ACC">
    <w:pPr>
      <w:pStyle w:val="lfej"/>
    </w:pPr>
    <w:r>
      <w:rPr>
        <w:noProof/>
        <w:lang w:eastAsia="hu-HU"/>
      </w:rPr>
      <w:drawing>
        <wp:inline distT="0" distB="0" distL="0" distR="0" wp14:anchorId="28DB0416" wp14:editId="06CDE8B0">
          <wp:extent cx="2136323" cy="568800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_alkatreszek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-4025"/>
                  <a:stretch/>
                </pic:blipFill>
                <pic:spPr bwMode="auto">
                  <a:xfrm>
                    <a:off x="0" y="0"/>
                    <a:ext cx="2136323" cy="568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</w:t>
    </w:r>
    <w:r>
      <w:tab/>
      <w:t xml:space="preserve">  </w:t>
    </w:r>
  </w:p>
  <w:p w14:paraId="7ABB4D84" w14:textId="77777777" w:rsidR="00B03ACC" w:rsidRDefault="00B03ACC" w:rsidP="00B03ACC">
    <w:pPr>
      <w:pStyle w:val="lfej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7AFE"/>
    <w:multiLevelType w:val="hybridMultilevel"/>
    <w:tmpl w:val="6C3A5644"/>
    <w:lvl w:ilvl="0" w:tplc="1A42B6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F7EB1"/>
    <w:multiLevelType w:val="hybridMultilevel"/>
    <w:tmpl w:val="44A03F78"/>
    <w:lvl w:ilvl="0" w:tplc="08BA046E">
      <w:start w:val="202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42135D3"/>
    <w:multiLevelType w:val="hybridMultilevel"/>
    <w:tmpl w:val="ABDA7CB8"/>
    <w:lvl w:ilvl="0" w:tplc="986AA66C">
      <w:start w:val="1"/>
      <w:numFmt w:val="decimal"/>
      <w:lvlText w:val="%1.)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3607D59"/>
    <w:multiLevelType w:val="hybridMultilevel"/>
    <w:tmpl w:val="6F6E4994"/>
    <w:lvl w:ilvl="0" w:tplc="1AAA4BC0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F6918"/>
    <w:multiLevelType w:val="hybridMultilevel"/>
    <w:tmpl w:val="8812A9D8"/>
    <w:lvl w:ilvl="0" w:tplc="AD7016F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F1007"/>
    <w:multiLevelType w:val="hybridMultilevel"/>
    <w:tmpl w:val="B3C4FF74"/>
    <w:lvl w:ilvl="0" w:tplc="E92E0866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101832">
    <w:abstractNumId w:val="2"/>
  </w:num>
  <w:num w:numId="2" w16cid:durableId="1006595450">
    <w:abstractNumId w:val="3"/>
  </w:num>
  <w:num w:numId="3" w16cid:durableId="2135363182">
    <w:abstractNumId w:val="4"/>
  </w:num>
  <w:num w:numId="4" w16cid:durableId="1744908639">
    <w:abstractNumId w:val="5"/>
  </w:num>
  <w:num w:numId="5" w16cid:durableId="1555658791">
    <w:abstractNumId w:val="1"/>
  </w:num>
  <w:num w:numId="6" w16cid:durableId="20611236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365 felhasználó">
    <w15:presenceInfo w15:providerId="AD" w15:userId="S::09365f7c-0916-0765-b3e9-b0b216d30e2d@m365.edu.hu::ca7f0e75-9368-427a-b4f2-2b750a7803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Listaszertblzat41jellsz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ACC"/>
    <w:rsid w:val="00012D9E"/>
    <w:rsid w:val="000149AD"/>
    <w:rsid w:val="00024C24"/>
    <w:rsid w:val="00046142"/>
    <w:rsid w:val="00051B8C"/>
    <w:rsid w:val="000739FA"/>
    <w:rsid w:val="0008239D"/>
    <w:rsid w:val="000A7AA5"/>
    <w:rsid w:val="000C67C7"/>
    <w:rsid w:val="000C7DA7"/>
    <w:rsid w:val="0012182D"/>
    <w:rsid w:val="00127103"/>
    <w:rsid w:val="001429D7"/>
    <w:rsid w:val="00150D3D"/>
    <w:rsid w:val="0016394E"/>
    <w:rsid w:val="001C1350"/>
    <w:rsid w:val="001E1429"/>
    <w:rsid w:val="001F260A"/>
    <w:rsid w:val="002077B0"/>
    <w:rsid w:val="00261574"/>
    <w:rsid w:val="00261AF0"/>
    <w:rsid w:val="002903A7"/>
    <w:rsid w:val="002B02A0"/>
    <w:rsid w:val="002B33F3"/>
    <w:rsid w:val="002B3AD1"/>
    <w:rsid w:val="002B77A3"/>
    <w:rsid w:val="002E0346"/>
    <w:rsid w:val="002F15F8"/>
    <w:rsid w:val="00305406"/>
    <w:rsid w:val="00326CFA"/>
    <w:rsid w:val="0033479E"/>
    <w:rsid w:val="00366588"/>
    <w:rsid w:val="00385464"/>
    <w:rsid w:val="003C7ED4"/>
    <w:rsid w:val="004217FF"/>
    <w:rsid w:val="00442B28"/>
    <w:rsid w:val="004672F3"/>
    <w:rsid w:val="00477A94"/>
    <w:rsid w:val="00480779"/>
    <w:rsid w:val="00480C19"/>
    <w:rsid w:val="004D26AF"/>
    <w:rsid w:val="004E2290"/>
    <w:rsid w:val="0051562C"/>
    <w:rsid w:val="00525689"/>
    <w:rsid w:val="00533CFB"/>
    <w:rsid w:val="00540136"/>
    <w:rsid w:val="0054068B"/>
    <w:rsid w:val="00546BA1"/>
    <w:rsid w:val="00553C82"/>
    <w:rsid w:val="00597849"/>
    <w:rsid w:val="005E4B1E"/>
    <w:rsid w:val="00684C6C"/>
    <w:rsid w:val="007028A9"/>
    <w:rsid w:val="007058DB"/>
    <w:rsid w:val="007454CD"/>
    <w:rsid w:val="007923D9"/>
    <w:rsid w:val="0079555F"/>
    <w:rsid w:val="007A315B"/>
    <w:rsid w:val="007B0A0F"/>
    <w:rsid w:val="007C35D5"/>
    <w:rsid w:val="007E475F"/>
    <w:rsid w:val="00801DD8"/>
    <w:rsid w:val="00841E32"/>
    <w:rsid w:val="00854DDD"/>
    <w:rsid w:val="008637F7"/>
    <w:rsid w:val="00870459"/>
    <w:rsid w:val="008766B4"/>
    <w:rsid w:val="008D47A4"/>
    <w:rsid w:val="00925E64"/>
    <w:rsid w:val="009434DB"/>
    <w:rsid w:val="00985FCB"/>
    <w:rsid w:val="009A54CD"/>
    <w:rsid w:val="009C3FF1"/>
    <w:rsid w:val="009C7438"/>
    <w:rsid w:val="009E73B7"/>
    <w:rsid w:val="00A01409"/>
    <w:rsid w:val="00AB4C0E"/>
    <w:rsid w:val="00AC6CE2"/>
    <w:rsid w:val="00AF6C57"/>
    <w:rsid w:val="00AF6EBC"/>
    <w:rsid w:val="00B03ACC"/>
    <w:rsid w:val="00BA4473"/>
    <w:rsid w:val="00BE312B"/>
    <w:rsid w:val="00BF031B"/>
    <w:rsid w:val="00BF58A8"/>
    <w:rsid w:val="00C050AB"/>
    <w:rsid w:val="00C05ED9"/>
    <w:rsid w:val="00C339C1"/>
    <w:rsid w:val="00C53C16"/>
    <w:rsid w:val="00C62FF5"/>
    <w:rsid w:val="00C65409"/>
    <w:rsid w:val="00CB1F4D"/>
    <w:rsid w:val="00D13E74"/>
    <w:rsid w:val="00D17550"/>
    <w:rsid w:val="00D5395E"/>
    <w:rsid w:val="00D672B6"/>
    <w:rsid w:val="00D746E1"/>
    <w:rsid w:val="00D74BDA"/>
    <w:rsid w:val="00D8064B"/>
    <w:rsid w:val="00E040F4"/>
    <w:rsid w:val="00E27841"/>
    <w:rsid w:val="00E3013F"/>
    <w:rsid w:val="00EC1A4D"/>
    <w:rsid w:val="00EC66E0"/>
    <w:rsid w:val="00ED7125"/>
    <w:rsid w:val="00F47988"/>
    <w:rsid w:val="00F5077C"/>
    <w:rsid w:val="00F636AD"/>
    <w:rsid w:val="00F80AAB"/>
    <w:rsid w:val="00FB0697"/>
    <w:rsid w:val="00FE64C9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3C38C"/>
  <w15:chartTrackingRefBased/>
  <w15:docId w15:val="{6194B155-F17A-4992-AB44-AA0760B7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Szövegezés"/>
    <w:qFormat/>
    <w:rsid w:val="00B03ACC"/>
    <w:rPr>
      <w:rFonts w:ascii="Tahoma" w:hAnsi="Tahoma"/>
      <w:color w:val="1C2442"/>
    </w:rPr>
  </w:style>
  <w:style w:type="paragraph" w:styleId="Cmsor1">
    <w:name w:val="heading 1"/>
    <w:aliases w:val="Fejléc"/>
    <w:basedOn w:val="Norml"/>
    <w:next w:val="Norml"/>
    <w:link w:val="Cmsor1Char"/>
    <w:uiPriority w:val="9"/>
    <w:qFormat/>
    <w:rsid w:val="00B03ACC"/>
    <w:pPr>
      <w:keepNext/>
      <w:keepLines/>
      <w:spacing w:before="120" w:after="240"/>
      <w:outlineLvl w:val="0"/>
    </w:pPr>
    <w:rPr>
      <w:rFonts w:eastAsiaTheme="majorEastAsia" w:cstheme="majorBidi"/>
      <w:b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5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03ACC"/>
  </w:style>
  <w:style w:type="paragraph" w:styleId="llb">
    <w:name w:val="footer"/>
    <w:basedOn w:val="Norml"/>
    <w:link w:val="llb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03ACC"/>
  </w:style>
  <w:style w:type="paragraph" w:styleId="Listaszerbekezds">
    <w:name w:val="List Paragraph"/>
    <w:basedOn w:val="Norml"/>
    <w:uiPriority w:val="34"/>
    <w:qFormat/>
    <w:rsid w:val="00B03AC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customStyle="1" w:styleId="Cmsor1Char">
    <w:name w:val="Címsor 1 Char"/>
    <w:aliases w:val="Fejléc Char"/>
    <w:basedOn w:val="Bekezdsalapbettpusa"/>
    <w:link w:val="Cmsor1"/>
    <w:uiPriority w:val="9"/>
    <w:rsid w:val="00B03ACC"/>
    <w:rPr>
      <w:rFonts w:ascii="Tahoma" w:eastAsiaTheme="majorEastAsia" w:hAnsi="Tahoma" w:cstheme="majorBidi"/>
      <w:b/>
      <w:color w:val="1C2442"/>
      <w:sz w:val="36"/>
      <w:szCs w:val="32"/>
    </w:rPr>
  </w:style>
  <w:style w:type="paragraph" w:styleId="Cm">
    <w:name w:val="Title"/>
    <w:aliases w:val="Fejezetcím"/>
    <w:basedOn w:val="Norml"/>
    <w:next w:val="Norml"/>
    <w:link w:val="CmChar"/>
    <w:uiPriority w:val="10"/>
    <w:qFormat/>
    <w:rsid w:val="00B03A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CmChar">
    <w:name w:val="Cím Char"/>
    <w:aliases w:val="Fejezetcím Char"/>
    <w:basedOn w:val="Bekezdsalapbettpusa"/>
    <w:link w:val="Cm"/>
    <w:uiPriority w:val="10"/>
    <w:rsid w:val="00B03ACC"/>
    <w:rPr>
      <w:rFonts w:ascii="Tahoma" w:eastAsiaTheme="majorEastAsia" w:hAnsi="Tahoma" w:cstheme="majorBidi"/>
      <w:b/>
      <w:color w:val="1C2442"/>
      <w:spacing w:val="-10"/>
      <w:kern w:val="28"/>
      <w:sz w:val="28"/>
      <w:szCs w:val="56"/>
    </w:rPr>
  </w:style>
  <w:style w:type="paragraph" w:styleId="Alcm">
    <w:name w:val="Subtitle"/>
    <w:aliases w:val="Fejezetcím világos"/>
    <w:basedOn w:val="Norml"/>
    <w:next w:val="Norml"/>
    <w:link w:val="AlcmChar"/>
    <w:uiPriority w:val="11"/>
    <w:qFormat/>
    <w:rsid w:val="00B03ACC"/>
    <w:pPr>
      <w:numPr>
        <w:ilvl w:val="1"/>
      </w:numPr>
    </w:pPr>
    <w:rPr>
      <w:rFonts w:eastAsiaTheme="minorEastAsia"/>
      <w:b/>
      <w:color w:val="00AFCB"/>
      <w:spacing w:val="15"/>
      <w:sz w:val="28"/>
    </w:rPr>
  </w:style>
  <w:style w:type="character" w:customStyle="1" w:styleId="AlcmChar">
    <w:name w:val="Alcím Char"/>
    <w:aliases w:val="Fejezetcím világos Char"/>
    <w:basedOn w:val="Bekezdsalapbettpusa"/>
    <w:link w:val="Alcm"/>
    <w:uiPriority w:val="11"/>
    <w:rsid w:val="00B03ACC"/>
    <w:rPr>
      <w:rFonts w:ascii="Tahoma" w:eastAsiaTheme="minorEastAsia" w:hAnsi="Tahoma"/>
      <w:b/>
      <w:color w:val="00AFCB"/>
      <w:spacing w:val="15"/>
      <w:sz w:val="28"/>
    </w:rPr>
  </w:style>
  <w:style w:type="table" w:styleId="Listaszertblzat41jellszn">
    <w:name w:val="List Table 4 Accent 1"/>
    <w:aliases w:val="Egyetemi táblázatminta"/>
    <w:basedOn w:val="Normltblzat"/>
    <w:uiPriority w:val="49"/>
    <w:rsid w:val="000739FA"/>
    <w:pPr>
      <w:spacing w:after="0" w:line="240" w:lineRule="auto"/>
    </w:pPr>
    <w:rPr>
      <w:rFonts w:ascii="Tahoma" w:hAnsi="Tahom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rFonts w:ascii="Tahoma" w:hAnsi="Tahoma"/>
        <w:b/>
        <w:bCs/>
        <w:color w:val="FFFFFF" w:themeColor="background1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C2442"/>
      </w:tcPr>
    </w:tblStylePr>
    <w:tblStylePr w:type="lastRow">
      <w:rPr>
        <w:rFonts w:ascii="Tahoma" w:hAnsi="Tahoma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firstCol">
      <w:rPr>
        <w:rFonts w:ascii="Tahoma" w:hAnsi="Tahoma"/>
        <w:b w:val="0"/>
        <w:bCs/>
        <w:color w:val="1C2442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lastCol">
      <w:rPr>
        <w:rFonts w:ascii="Tahoma" w:hAnsi="Tahoma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Vert">
      <w:rPr>
        <w:rFonts w:ascii="Tahoma" w:hAnsi="Tahoma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Horz">
      <w:rPr>
        <w:rFonts w:ascii="Tahoma" w:hAnsi="Tahoma"/>
        <w:color w:val="1C2442"/>
        <w:sz w:val="22"/>
      </w:rPr>
      <w:tblPr/>
      <w:tcPr>
        <w:shd w:val="clear" w:color="auto" w:fill="E1FBFF"/>
      </w:tcPr>
    </w:tblStylePr>
    <w:tblStylePr w:type="band2Horz">
      <w:rPr>
        <w:rFonts w:ascii="Tahoma" w:hAnsi="Tahoma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</w:style>
  <w:style w:type="table" w:styleId="Rcsostblzat">
    <w:name w:val="Table Grid"/>
    <w:basedOn w:val="Normltblzat"/>
    <w:uiPriority w:val="39"/>
    <w:rsid w:val="00073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99"/>
    <w:rsid w:val="00326C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Rcsostblzat1">
    <w:name w:val="Rácsos táblázat1"/>
    <w:basedOn w:val="Normltblzat"/>
    <w:next w:val="Rcsostblzat"/>
    <w:uiPriority w:val="59"/>
    <w:rsid w:val="00261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7A315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A315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A315B"/>
    <w:rPr>
      <w:rFonts w:ascii="Tahoma" w:hAnsi="Tahoma"/>
      <w:color w:val="1C2442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A315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A315B"/>
    <w:rPr>
      <w:rFonts w:ascii="Tahoma" w:hAnsi="Tahoma"/>
      <w:b/>
      <w:bCs/>
      <w:color w:val="1C2442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A3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A315B"/>
    <w:rPr>
      <w:rFonts w:ascii="Segoe UI" w:hAnsi="Segoe UI" w:cs="Segoe UI"/>
      <w:color w:val="1C2442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7A315B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58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Vltozat">
    <w:name w:val="Revision"/>
    <w:hidden/>
    <w:uiPriority w:val="99"/>
    <w:semiHidden/>
    <w:rsid w:val="002B3AD1"/>
    <w:pPr>
      <w:spacing w:after="0" w:line="240" w:lineRule="auto"/>
    </w:pPr>
    <w:rPr>
      <w:rFonts w:ascii="Tahoma" w:hAnsi="Tahoma"/>
      <w:color w:val="1C24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5E334-E2C3-4A8E-9882-0607E574D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770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Lőrincz</dc:creator>
  <cp:keywords/>
  <dc:description/>
  <cp:lastModifiedBy>O365 felhasználó</cp:lastModifiedBy>
  <cp:revision>18</cp:revision>
  <cp:lastPrinted>2022-09-15T10:35:00Z</cp:lastPrinted>
  <dcterms:created xsi:type="dcterms:W3CDTF">2025-10-21T06:58:00Z</dcterms:created>
  <dcterms:modified xsi:type="dcterms:W3CDTF">2025-11-19T17:37:00Z</dcterms:modified>
</cp:coreProperties>
</file>